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030A0"/>
          <w:sz w:val="40"/>
        </w:rPr>
        <w:t>CTOX COMMENTS / TRACK CHANGES ORACLE</w:t>
      </w:r>
    </w:p>
    <w:p>
      <w:r>
        <w:t>Create and resolve a comment, then record, accept, and reject deterministic revisions.</w:t>
      </w:r>
    </w:p>
    <w:p>
      <w:r>
        <w:rPr>
          <w:b/>
        </w:rPr>
        <w:t>COMMENT TARGETS</w:t>
      </w:r>
    </w:p>
    <w:p>
      <w:r>
        <w:rPr>
          <w:sz w:val="28"/>
        </w:rPr>
        <w:t>COMMENT_CREATE_TARGET</w:t>
      </w:r>
    </w:p>
    <w:p>
      <w:r>
        <w:t xml:space="preserve">EXISTING_COMMENT_CONTROL: </w:t>
      </w:r>
      <w:commentRangeStart w:id="7"/>
      <w:r>
        <w:t>CTOX_EXISTING_COMMENT_TEXT</w:t>
      </w:r>
      <w:commentRangeEnd w:id="7"/>
      <w:r>
        <w:rPr>
          <w:rStyle w:val="CommentReference"/>
        </w:rPr>
        <w:commentReference w:id="7"/>
      </w:r>
    </w:p>
    <w:p>
      <w:pPr>
        <w:spacing w:before="200"/>
      </w:pPr>
      <w:r>
        <w:rPr>
          <w:b/>
        </w:rPr>
        <w:t>TRACK-CHANGE TARGETS</w:t>
      </w:r>
    </w:p>
    <w:p>
      <w:r>
        <w:rPr>
          <w:sz w:val="28"/>
        </w:rPr>
        <w:t>TRACK_INSERT_TARGET</w:t>
      </w:r>
    </w:p>
    <w:p>
      <w:r>
        <w:rPr>
          <w:sz w:val="28"/>
        </w:rPr>
        <w:t>TRACK_DELETE_TARGET</w:t>
      </w:r>
    </w:p>
    <w:p>
      <w:r>
        <w:t xml:space="preserve">EXISTING_REVISION_CONTROL: </w:t>
      </w:r>
      <w:ins w:id="51" w:author="CTOX Existing Reviewer" w:date="2026-07-11T00:00:00Z">
        <w:r>
          <w:t>CTOX_EXISTING_INSERTION</w:t>
        </w:r>
      </w:ins>
      <w:r>
        <w:t xml:space="preserve"> / </w:t>
      </w:r>
      <w:del w:id="52" w:author="CTOX Existing Reviewer" w:date="2026-07-11T00:00:00Z">
        <w:r>
          <w:delText>CTOX_EXISTING_DELETION</w:delText>
        </w:r>
      </w:del>
    </w:p>
    <w:p>
      <w:pPr>
        <w:spacing w:before="280"/>
      </w:pPr>
      <w:r>
        <w:t>PRESERVE_COMMENTS_TRACK_CHANGES_UNRELATED_C9E4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7" w:author="CTOX Existing Reviewer" w:initials="CE" w:date="2026-07-11T00:00:00Z">
    <w:p>
      <w:r>
        <w:t>CTOX_EXISTING_COMMENT_BODY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tox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tox-comments-preserve.xml><?xml version="1.0" encoding="utf-8"?>
<ctox-preserve feature="document.comments-track-changes">COMMENTS_CUSTOM_PART_C9E4</ctox-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Comments Track Changes Fixture</dc:title>
  <dc:subject>document.comments-track-changes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